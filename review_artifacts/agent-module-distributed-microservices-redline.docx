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 Module Distributed/Microservices Redline</w:t>
      </w:r>
    </w:p>
    <w:p>
      <w:r>
        <w:rPr>
          <w:i/>
          <w:sz w:val="18"/>
          <w:highlight w:val="lightGray"/>
        </w:rPr>
        <w:t>Source file: Modules/Agent/cPP_MOD-Agent.adoc</w:t>
      </w:r>
    </w:p>
    <w:p>
      <w:r>
        <w:t>This review copy shows the proposed distributed TOE and microservices changes as tracked revisions. Blue underlined text is inserted text; red strikethrough text is deleted text.</w:t>
      </w:r>
    </w:p>
    <w:p>
      <w:pPr>
        <w:pStyle w:val="Heading2"/>
      </w:pPr>
      <w:r>
        <w:t>TOE Overview</w:t>
      </w:r>
    </w:p>
    <w:p>
      <w:r>
        <w:rPr>
          <w:rFonts w:ascii="Aptos" w:hAnsi="Aptos"/>
          <w:sz w:val="20"/>
        </w:rPr>
        <w:t xml:space="preserve">This is a Collaborative Protection Profile (cPP) Module whose Target of Evaluation (TOE) is Enterprise Agent Applications. This PP-Module is compatible with the cPP for Application Software and collaborative PP-Module for Server Applications. </w:t>
      </w:r>
    </w:p>
    <w:p>
      <w:ins w:id="1" w:author="Codex draft" w:date="2026-05-12T16:11:17Z">
        <w:r>
          <w:rPr>
            <w:color w:val="0070C0"/>
            <w:u w:val="single"/>
          </w:rPr>
          <w:t xml:space="preserve">For purposes of a PP-Configuration, an Agent Application is any separately deployed TOE application component that communicates with another TOE component under the control, coordination, policy, enrollment, or trust relationship established by the TOE. This may include endpoint agents, worker services, peer services, microservice payloads, subordinate application services, or other application components that are identified as TOE parts in the ST.</w:t>
        </w:r>
      </w:ins>
    </w:p>
    <w:p>
      <w:ins w:id="2" w:author="Codex draft" w:date="2026-05-12T16:11:17Z">
        <w:r>
          <w:rPr>
            <w:color w:val="0070C0"/>
            <w:u w:val="single"/>
          </w:rPr>
          <w:t xml:space="preserve">For containerized or microservices TOEs, the TOE consists of the application payload components identified in the ST. The container orchestration platform, container runtime, operating system, service mesh infrastructure, ingress infrastructure, cluster networking, and platform-provided secret or configuration stores are part of the operational environment unless explicitly included in the TOE boundary.</w:t>
        </w:r>
      </w:ins>
    </w:p>
    <w:p>
      <w:pPr>
        <w:pStyle w:val="Heading2"/>
      </w:pPr>
      <w:r>
        <w:t>New Distributed/Microservices Section</w:t>
      </w:r>
    </w:p>
    <w:p>
      <w:ins w:id="3" w:author="Codex draft" w:date="2026-05-12T16:11:17Z">
        <w:r>
          <w:rPr>
            <w:color w:val="0070C0"/>
            <w:u w:val="single"/>
          </w:rPr>
          <w:t xml:space="preserve">Distributed and Microservices TOE Configurations</w:t>
        </w:r>
      </w:ins>
    </w:p>
    <w:p>
      <w:ins w:id="4" w:author="Codex draft" w:date="2026-05-12T16:11:17Z">
        <w:r>
          <w:rPr>
            <w:color w:val="0070C0"/>
            <w:u w:val="single"/>
          </w:rPr>
          <w:t xml:space="preserve">This PP-Module may be used in a PP-Configuration with the PP-Module for Server Applications to evaluate distributed application software. Distributed application software includes server-agent deployments, clustered server deployments, and microservices architectures composed of multiple application payload components.</w:t>
        </w:r>
      </w:ins>
    </w:p>
    <w:p>
      <w:ins w:id="5" w:author="Codex draft" w:date="2026-05-12T16:11:17Z">
        <w:r>
          <w:rPr>
            <w:color w:val="0070C0"/>
            <w:u w:val="single"/>
          </w:rPr>
          <w:t xml:space="preserve">The ST shall identify each Agent Application component, describe the role of each component, identify which claimed SFRs are implemented by each component, and describe all communications between Agent Application components and other TOE components. The ST shall also distinguish TOE components from operational environment components. If the TOE relies on operational environment components for execution, scheduling, networking, isolation, credential storage, configuration storage, time services, or protection of inter-component communications, the ST shall identify the dependency and the guidance shall describe the required environmental configuration.</w:t>
        </w:r>
      </w:ins>
    </w:p>
    <w:p>
      <w:pPr>
        <w:pStyle w:val="Heading2"/>
      </w:pPr>
      <w:r>
        <w:t>FCO Application Note</w:t>
      </w:r>
    </w:p>
    <w:p>
      <w:del w:id="6" w:author="Codex draft" w:date="2026-05-12T16:11:17Z">
        <w:r>
          <w:rPr>
            <w:color w:val="C00000"/>
            <w:strike/>
          </w:rPr>
          <w:delText xml:space="preserve">An Agent can communicate with a Server or another Agent.</w:delText>
        </w:r>
      </w:del>
      <w:ins w:id="7" w:author="Codex draft" w:date="2026-05-12T16:11:17Z">
        <w:r>
          <w:rPr>
            <w:color w:val="0070C0"/>
            <w:u w:val="single"/>
          </w:rPr>
          <w:t xml:space="preserve">An Agent can communicate with a Server, another Agent, or another separately deployed TOE component identified in the ST. In a microservices architecture, this may include communication between application payload services.</w:t>
        </w:r>
      </w:ins>
      <w:r>
        <w:rPr>
          <w:rFonts w:ascii="Aptos" w:hAnsi="Aptos"/>
          <w:sz w:val="20"/>
        </w:rPr>
        <w:t xml:space="preserve"> This SFR can be iterated if the registration method varies depending on what TOE parts are communicating.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