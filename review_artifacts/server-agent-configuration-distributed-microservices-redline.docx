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Server + Agent PP-Configuration Distributed/Microservices Redline</w:t>
      </w:r>
    </w:p>
    <w:p>
      <w:r>
        <w:rPr>
          <w:i/>
          <w:sz w:val="18"/>
          <w:highlight w:val="lightGray"/>
        </w:rPr>
        <w:t>Source file: Modules/Agent/appSW_PP_Config_ServerAgent.adoc</w:t>
      </w:r>
    </w:p>
    <w:p>
      <w:r>
        <w:t>This review copy shows the proposed distributed TOE and microservices changes as tracked revisions. Blue underlined text is inserted text; red strikethrough text is deleted text.</w:t>
      </w:r>
    </w:p>
    <w:p>
      <w:pPr>
        <w:pStyle w:val="Heading2"/>
      </w:pPr>
      <w:r>
        <w:t>Title and Overview</w:t>
      </w:r>
    </w:p>
    <w:p>
      <w:del w:id="1" w:author="Codex draft" w:date="2026-05-12T15:06:48Z">
        <w:r>
          <w:rPr>
            <w:color w:val="C00000"/>
            <w:strike/>
          </w:rPr>
          <w:delText xml:space="preserve">PP-Configuration for Enterprise Server Applications and Client Agent(s)</w:delText>
        </w:r>
      </w:del>
      <w:ins w:id="2" w:author="Codex draft" w:date="2026-05-12T15:06:48Z">
        <w:r>
          <w:rPr>
            <w:color w:val="0070C0"/>
            <w:u w:val="single"/>
          </w:rPr>
          <w:t xml:space="preserve">PP-Configuration for Enterprise Server Applications and Agent/Application Component(s)</w:t>
        </w:r>
      </w:ins>
    </w:p>
    <w:p>
      <w:r>
        <w:rPr>
          <w:rFonts w:ascii="Aptos" w:hAnsi="Aptos"/>
          <w:sz w:val="20"/>
        </w:rPr>
        <w:t xml:space="preserve">This PP-Configuration is for enterprise server applications and their </w:t>
      </w:r>
      <w:del w:id="3" w:author="Codex draft" w:date="2026-05-12T15:06:48Z">
        <w:r>
          <w:rPr>
            <w:color w:val="C00000"/>
            <w:strike/>
          </w:rPr>
          <w:delText xml:space="preserve">client agent(s).</w:delText>
        </w:r>
      </w:del>
      <w:ins w:id="4" w:author="Codex draft" w:date="2026-05-12T15:06:48Z">
        <w:r>
          <w:rPr>
            <w:color w:val="0070C0"/>
            <w:u w:val="single"/>
          </w:rPr>
          <w:t xml:space="preserve">agent or application component(s). It provides the enforceable PP-Configuration path for distributed application software, including server-agent deployments, clustered server deployments, and microservices architectures composed of multiple application payload components.</w:t>
        </w:r>
      </w:ins>
    </w:p>
    <w:p>
      <w:pPr>
        <w:pStyle w:val="Heading2"/>
      </w:pPr>
      <w:r>
        <w:t>New Distributed/Microservices Section</w:t>
      </w:r>
    </w:p>
    <w:p>
      <w:ins w:id="5" w:author="Codex draft" w:date="2026-05-12T15:06:48Z">
        <w:r>
          <w:rPr>
            <w:color w:val="0070C0"/>
            <w:u w:val="single"/>
          </w:rPr>
          <w:t xml:space="preserve">Distributed and Microservices TOE Architectures</w:t>
        </w:r>
      </w:ins>
    </w:p>
    <w:p>
      <w:ins w:id="6" w:author="Codex draft" w:date="2026-05-12T15:06:48Z">
        <w:r>
          <w:rPr>
            <w:color w:val="0070C0"/>
            <w:u w:val="single"/>
          </w:rPr>
          <w:t xml:space="preserve">For this PP-Configuration, a distributed TOE consists of multiple separately deployed application components that collectively provide the TOE security functionality. Each TOE component shall be identified in the ST and mapped to the base PP, Server Module, Agent Module, or a combination of those components, as applicable.</w:t>
        </w:r>
      </w:ins>
    </w:p>
    <w:p>
      <w:ins w:id="7" w:author="Codex draft" w:date="2026-05-12T15:06:48Z">
        <w:r>
          <w:rPr>
            <w:color w:val="0070C0"/>
            <w:u w:val="single"/>
          </w:rPr>
          <w:t xml:space="preserve">For containerized or microservices TOEs, the TOE consists of the application payload components identified in the ST. The container orchestration platform, container runtime, operating system, service mesh infrastructure, ingress infrastructure, cluster networking, and platform-provided secret or configuration stores are part of the operational environment unless explicitly included in the TOE boundary.</w:t>
        </w:r>
      </w:ins>
    </w:p>
    <w:p>
      <w:ins w:id="8" w:author="Codex draft" w:date="2026-05-12T15:06:48Z">
        <w:r>
          <w:rPr>
            <w:color w:val="0070C0"/>
            <w:u w:val="single"/>
          </w:rPr>
          <w:t xml:space="preserve">The ST shall provide an SFR allocation rationale that identifies whether each claimed requirement is satisfied by all TOE components, by applicable TOE components that perform the relevant function, by at least one TOE component, by the TOE as a whole, or by an allowed operational environment dependency. The ST shall describe all inter-component TOE communications and identify the mechanisms used to authorize and protect those communications.</w:t>
        </w:r>
      </w:ins>
    </w:p>
    <w:p>
      <w:pPr>
        <w:pStyle w:val="Heading2"/>
      </w:pPr>
      <w:r>
        <w:t>SFR Allocation Tables</w:t>
      </w:r>
    </w:p>
    <w:p>
      <w:ins w:id="9" w:author="Codex draft" w:date="2026-05-12T15:06:48Z">
        <w:r>
          <w:rPr>
            <w:color w:val="0070C0"/>
            <w:u w:val="single"/>
          </w:rPr>
          <w:t xml:space="preserve">==== SFR Allocation for Distributed TOEs</w:t>
        </w:r>
      </w:ins>
    </w:p>
    <w:p>
      <w:ins w:id="10" w:author="Codex draft" w:date="2026-05-12T15:06:48Z">
        <w:r>
          <w:rPr>
            <w:color w:val="0070C0"/>
            <w:u w:val="single"/>
          </w:rPr>
          <w:t xml:space="preserve">For a distributed TOE, the SFRs are satisfied by the TOE as a whole; however, not every SFR is necessarily implemented by every TOE component. The ST author shall use the following allocation categories to identify how each SFR is satisfied by the distributed TOE.</w:t>
        </w:r>
      </w:ins>
    </w:p>
    <w:p>
      <w:ins w:id="11" w:author="Codex draft" w:date="2026-05-12T15:06:48Z">
        <w:r>
          <w:rPr>
            <w:color w:val="0070C0"/>
            <w:u w:val="single"/>
          </w:rPr>
          <w:t xml:space="preserve">All Components::</w:t>
        </w:r>
      </w:ins>
    </w:p>
    <w:p>
      <w:ins w:id="12" w:author="Codex draft" w:date="2026-05-12T15:06:48Z">
        <w:r>
          <w:rPr>
            <w:color w:val="0070C0"/>
            <w:u w:val="single"/>
          </w:rPr>
          <w:t xml:space="preserve">Every TOE component shall independently satisfy the requirement.</w:t>
        </w:r>
      </w:ins>
    </w:p>
    <w:p>
      <w:ins w:id="13" w:author="Codex draft" w:date="2026-05-12T15:06:48Z">
        <w:r>
          <w:rPr>
            <w:color w:val="0070C0"/>
            <w:u w:val="single"/>
          </w:rPr>
          <w:t xml:space="preserve">Applicable Components::</w:t>
        </w:r>
      </w:ins>
    </w:p>
    <w:p>
      <w:ins w:id="14" w:author="Codex draft" w:date="2026-05-12T15:06:48Z">
        <w:r>
          <w:rPr>
            <w:color w:val="0070C0"/>
            <w:u w:val="single"/>
          </w:rPr>
          <w:t xml:space="preserve">Every TOE component that performs the relevant function shall satisfy the requirement. The ST shall identify the components to which the requirement applies and justify why the requirement does not apply to other TOE components.</w:t>
        </w:r>
      </w:ins>
    </w:p>
    <w:p>
      <w:ins w:id="15" w:author="Codex draft" w:date="2026-05-12T15:06:48Z">
        <w:r>
          <w:rPr>
            <w:color w:val="0070C0"/>
            <w:u w:val="single"/>
          </w:rPr>
          <w:t xml:space="preserve">At Least One Component::</w:t>
        </w:r>
      </w:ins>
    </w:p>
    <w:p>
      <w:ins w:id="16" w:author="Codex draft" w:date="2026-05-12T15:06:48Z">
        <w:r>
          <w:rPr>
            <w:color w:val="0070C0"/>
            <w:u w:val="single"/>
          </w:rPr>
          <w:t xml:space="preserve">At least one TOE component shall satisfy the requirement on behalf of the TOE. The ST shall identify the component or components that satisfy the requirement and describe how this satisfies the TOE-level claim.</w:t>
        </w:r>
      </w:ins>
    </w:p>
    <w:p>
      <w:ins w:id="17" w:author="Codex draft" w:date="2026-05-12T15:06:48Z">
        <w:r>
          <w:rPr>
            <w:color w:val="0070C0"/>
            <w:u w:val="single"/>
          </w:rPr>
          <w:t xml:space="preserve">TOE as a Whole::</w:t>
        </w:r>
      </w:ins>
    </w:p>
    <w:p>
      <w:ins w:id="18" w:author="Codex draft" w:date="2026-05-12T15:06:48Z">
        <w:r>
          <w:rPr>
            <w:color w:val="0070C0"/>
            <w:u w:val="single"/>
          </w:rPr>
          <w:t xml:space="preserve">The requirement is satisfied by the collective behavior of the TOE components. The ST shall describe the TOE-level behavior and identify any component responsibilities necessary to satisfy the claim.</w:t>
        </w:r>
      </w:ins>
    </w:p>
    <w:p>
      <w:ins w:id="19" w:author="Codex draft" w:date="2026-05-12T15:06:48Z">
        <w:r>
          <w:rPr>
            <w:color w:val="0070C0"/>
            <w:u w:val="single"/>
          </w:rPr>
          <w:t xml:space="preserve">Operational Environment Dependency::</w:t>
        </w:r>
      </w:ins>
    </w:p>
    <w:p>
      <w:ins w:id="20" w:author="Codex draft" w:date="2026-05-12T15:06:48Z">
        <w:r>
          <w:rPr>
            <w:color w:val="0070C0"/>
            <w:u w:val="single"/>
          </w:rPr>
          <w:t xml:space="preserve">The TOE relies on the operational environment for the function, where allowed by the base cPP or PP-Module. The ST shall identify the environmental dependency and the guidance shall describe the required environmental configuration.</w:t>
        </w:r>
      </w:ins>
    </w:p>
    <w:p>
      <w:ins w:id="21" w:author="Codex draft" w:date="2026-05-12T15:06:48Z">
        <w:r>
          <w:rPr>
            <w:color w:val="0070C0"/>
            <w:u w:val="single"/>
          </w:rPr>
          <w:t xml:space="preserve">The following table defines the expected allocation for the base cPP SFRs in a distributed TOE.</w:t>
        </w:r>
      </w:ins>
    </w:p>
    <w:p>
      <w:ins w:id="22" w:author="Codex draft" w:date="2026-05-12T15:06:48Z">
        <w:r>
          <w:rPr>
            <w:color w:val="0070C0"/>
            <w:u w:val="single"/>
          </w:rPr>
          <w:t xml:space="preserve">.Base cPP SFR Allocation for Distributed TOEs</w:t>
        </w:r>
      </w:ins>
    </w:p>
    <w:p>
      <w:ins w:id="23" w:author="Codex draft" w:date="2026-05-12T15:06:48Z">
        <w:r>
          <w:rPr>
            <w:color w:val="0070C0"/>
            <w:u w:val="single"/>
          </w:rPr>
          <w:t xml:space="preserve">[cols="2,2,4",options="header"]</w:t>
        </w:r>
      </w:ins>
    </w:p>
    <w:p>
      <w:ins w:id="24" w:author="Codex draft" w:date="2026-05-12T15:06:48Z">
        <w:r>
          <w:rPr>
            <w:color w:val="0070C0"/>
            <w:u w:val="single"/>
          </w:rPr>
          <w:t xml:space="preserve">|===</w:t>
        </w:r>
      </w:ins>
    </w:p>
    <w:p>
      <w:ins w:id="25" w:author="Codex draft" w:date="2026-05-12T15:06:48Z">
        <w:r>
          <w:rPr>
            <w:color w:val="0070C0"/>
            <w:u w:val="single"/>
          </w:rPr>
          <w:t xml:space="preserve">|SFR</w:t>
        </w:r>
      </w:ins>
    </w:p>
    <w:p>
      <w:ins w:id="26" w:author="Codex draft" w:date="2026-05-12T15:06:48Z">
        <w:r>
          <w:rPr>
            <w:color w:val="0070C0"/>
            <w:u w:val="single"/>
          </w:rPr>
          <w:t xml:space="preserve">|Allocation</w:t>
        </w:r>
      </w:ins>
    </w:p>
    <w:p>
      <w:ins w:id="27" w:author="Codex draft" w:date="2026-05-12T15:06:48Z">
        <w:r>
          <w:rPr>
            <w:color w:val="0070C0"/>
            <w:u w:val="single"/>
          </w:rPr>
          <w:t xml:space="preserve">|Distributed TOE guidance</w:t>
        </w:r>
      </w:ins>
    </w:p>
    <w:p>
      <w:ins w:id="28" w:author="Codex draft" w:date="2026-05-12T15:06:48Z">
        <w:r>
          <w:rPr>
            <w:color w:val="0070C0"/>
            <w:u w:val="single"/>
          </w:rPr>
          <w:t xml:space="preserve">|FCS_CKM.1/AK</w:t>
        </w:r>
      </w:ins>
    </w:p>
    <w:p>
      <w:ins w:id="29" w:author="Codex draft" w:date="2026-05-12T15:06:48Z">
        <w:r>
          <w:rPr>
            <w:color w:val="0070C0"/>
            <w:u w:val="single"/>
          </w:rPr>
          <w:t xml:space="preserve">|Applicable Components</w:t>
        </w:r>
      </w:ins>
    </w:p>
    <w:p>
      <w:ins w:id="30" w:author="Codex draft" w:date="2026-05-12T15:06:48Z">
        <w:r>
          <w:rPr>
            <w:color w:val="0070C0"/>
            <w:u w:val="single"/>
          </w:rPr>
          <w:t xml:space="preserve">|Applies to each TOE component that invokes or implements asymmetric key generation.</w:t>
        </w:r>
      </w:ins>
    </w:p>
    <w:p>
      <w:ins w:id="31" w:author="Codex draft" w:date="2026-05-12T15:06:48Z">
        <w:r>
          <w:rPr>
            <w:color w:val="0070C0"/>
            <w:u w:val="single"/>
          </w:rPr>
          <w:t xml:space="preserve">|FCS_CKM.1/SK</w:t>
        </w:r>
      </w:ins>
    </w:p>
    <w:p>
      <w:ins w:id="32" w:author="Codex draft" w:date="2026-05-12T15:06:48Z">
        <w:r>
          <w:rPr>
            <w:color w:val="0070C0"/>
            <w:u w:val="single"/>
          </w:rPr>
          <w:t xml:space="preserve">|Applicable Components</w:t>
        </w:r>
      </w:ins>
    </w:p>
    <w:p>
      <w:ins w:id="33" w:author="Codex draft" w:date="2026-05-12T15:06:48Z">
        <w:r>
          <w:rPr>
            <w:color w:val="0070C0"/>
            <w:u w:val="single"/>
          </w:rPr>
          <w:t xml:space="preserve">|Applies to each TOE component that generates symmetric keys.</w:t>
        </w:r>
      </w:ins>
    </w:p>
    <w:p>
      <w:ins w:id="34" w:author="Codex draft" w:date="2026-05-12T15:06:48Z">
        <w:r>
          <w:rPr>
            <w:color w:val="0070C0"/>
            <w:u w:val="single"/>
          </w:rPr>
          <w:t xml:space="preserve">|FCS_CKM.2</w:t>
        </w:r>
      </w:ins>
    </w:p>
    <w:p>
      <w:ins w:id="35" w:author="Codex draft" w:date="2026-05-12T15:06:48Z">
        <w:r>
          <w:rPr>
            <w:color w:val="0070C0"/>
            <w:u w:val="single"/>
          </w:rPr>
          <w:t xml:space="preserve">|Applicable Components</w:t>
        </w:r>
      </w:ins>
    </w:p>
    <w:p>
      <w:ins w:id="36" w:author="Codex draft" w:date="2026-05-12T15:06:48Z">
        <w:r>
          <w:rPr>
            <w:color w:val="0070C0"/>
            <w:u w:val="single"/>
          </w:rPr>
          <w:t xml:space="preserve">|Applies to each TOE component that performs key establishment.</w:t>
        </w:r>
      </w:ins>
    </w:p>
    <w:p>
      <w:ins w:id="37" w:author="Codex draft" w:date="2026-05-12T15:06:48Z">
        <w:r>
          <w:rPr>
            <w:color w:val="0070C0"/>
            <w:u w:val="single"/>
          </w:rPr>
          <w:t xml:space="preserve">|FCS_CKM_EXT.1</w:t>
        </w:r>
      </w:ins>
    </w:p>
    <w:p>
      <w:ins w:id="38" w:author="Codex draft" w:date="2026-05-12T15:06:48Z">
        <w:r>
          <w:rPr>
            <w:color w:val="0070C0"/>
            <w:u w:val="single"/>
          </w:rPr>
          <w:t xml:space="preserve">|Applicable Components</w:t>
        </w:r>
      </w:ins>
    </w:p>
    <w:p>
      <w:ins w:id="39" w:author="Codex draft" w:date="2026-05-12T15:06:48Z">
        <w:r>
          <w:rPr>
            <w:color w:val="0070C0"/>
            <w:u w:val="single"/>
          </w:rPr>
          <w:t xml:space="preserve">|Applies to each TOE component that invokes or implements key generation services.</w:t>
        </w:r>
      </w:ins>
    </w:p>
    <w:p>
      <w:ins w:id="40" w:author="Codex draft" w:date="2026-05-12T15:06:48Z">
        <w:r>
          <w:rPr>
            <w:color w:val="0070C0"/>
            <w:u w:val="single"/>
          </w:rPr>
          <w:t xml:space="preserve">|FCS_COP.1/Hash</w:t>
        </w:r>
      </w:ins>
    </w:p>
    <w:p>
      <w:ins w:id="41" w:author="Codex draft" w:date="2026-05-12T15:06:48Z">
        <w:r>
          <w:rPr>
            <w:color w:val="0070C0"/>
            <w:u w:val="single"/>
          </w:rPr>
          <w:t xml:space="preserve">|Applicable Components</w:t>
        </w:r>
      </w:ins>
    </w:p>
    <w:p>
      <w:ins w:id="42" w:author="Codex draft" w:date="2026-05-12T15:06:48Z">
        <w:r>
          <w:rPr>
            <w:color w:val="0070C0"/>
            <w:u w:val="single"/>
          </w:rPr>
          <w:t xml:space="preserve">|Applies to each TOE component that performs hashing for a claimed function.</w:t>
        </w:r>
      </w:ins>
    </w:p>
    <w:p>
      <w:ins w:id="43" w:author="Codex draft" w:date="2026-05-12T15:06:48Z">
        <w:r>
          <w:rPr>
            <w:color w:val="0070C0"/>
            <w:u w:val="single"/>
          </w:rPr>
          <w:t xml:space="preserve">|FCS_COP.1/KeyedHash</w:t>
        </w:r>
      </w:ins>
    </w:p>
    <w:p>
      <w:ins w:id="44" w:author="Codex draft" w:date="2026-05-12T15:06:48Z">
        <w:r>
          <w:rPr>
            <w:color w:val="0070C0"/>
            <w:u w:val="single"/>
          </w:rPr>
          <w:t xml:space="preserve">|Applicable Components</w:t>
        </w:r>
      </w:ins>
    </w:p>
    <w:p>
      <w:ins w:id="45" w:author="Codex draft" w:date="2026-05-12T15:06:48Z">
        <w:r>
          <w:rPr>
            <w:color w:val="0070C0"/>
            <w:u w:val="single"/>
          </w:rPr>
          <w:t xml:space="preserve">|Applies to each TOE component that performs keyed-hash functions for a claimed function.</w:t>
        </w:r>
      </w:ins>
    </w:p>
    <w:p>
      <w:ins w:id="46" w:author="Codex draft" w:date="2026-05-12T15:06:48Z">
        <w:r>
          <w:rPr>
            <w:color w:val="0070C0"/>
            <w:u w:val="single"/>
          </w:rPr>
          <w:t xml:space="preserve">|FCS_COP.1/SigGen</w:t>
        </w:r>
      </w:ins>
    </w:p>
    <w:p>
      <w:ins w:id="47" w:author="Codex draft" w:date="2026-05-12T15:06:48Z">
        <w:r>
          <w:rPr>
            <w:color w:val="0070C0"/>
            <w:u w:val="single"/>
          </w:rPr>
          <w:t xml:space="preserve">|Applicable Components</w:t>
        </w:r>
      </w:ins>
    </w:p>
    <w:p>
      <w:ins w:id="48" w:author="Codex draft" w:date="2026-05-12T15:06:48Z">
        <w:r>
          <w:rPr>
            <w:color w:val="0070C0"/>
            <w:u w:val="single"/>
          </w:rPr>
          <w:t xml:space="preserve">|Applies to each TOE component that generates digital signatures.</w:t>
        </w:r>
      </w:ins>
    </w:p>
    <w:p>
      <w:ins w:id="49" w:author="Codex draft" w:date="2026-05-12T15:06:48Z">
        <w:r>
          <w:rPr>
            <w:color w:val="0070C0"/>
            <w:u w:val="single"/>
          </w:rPr>
          <w:t xml:space="preserve">|FCS_COP.1/SigVer</w:t>
        </w:r>
      </w:ins>
    </w:p>
    <w:p>
      <w:ins w:id="50" w:author="Codex draft" w:date="2026-05-12T15:06:48Z">
        <w:r>
          <w:rPr>
            <w:color w:val="0070C0"/>
            <w:u w:val="single"/>
          </w:rPr>
          <w:t xml:space="preserve">|Applicable Components</w:t>
        </w:r>
      </w:ins>
    </w:p>
    <w:p>
      <w:ins w:id="51" w:author="Codex draft" w:date="2026-05-12T15:06:48Z">
        <w:r>
          <w:rPr>
            <w:color w:val="0070C0"/>
            <w:u w:val="single"/>
          </w:rPr>
          <w:t xml:space="preserve">|Applies to each TOE component that verifies digital signatures, including update verification if performed by that component.</w:t>
        </w:r>
      </w:ins>
    </w:p>
    <w:p>
      <w:ins w:id="52" w:author="Codex draft" w:date="2026-05-12T15:06:48Z">
        <w:r>
          <w:rPr>
            <w:color w:val="0070C0"/>
            <w:u w:val="single"/>
          </w:rPr>
          <w:t xml:space="preserve">|FCS_COP.1/SKC</w:t>
        </w:r>
      </w:ins>
    </w:p>
    <w:p>
      <w:ins w:id="53" w:author="Codex draft" w:date="2026-05-12T15:06:48Z">
        <w:r>
          <w:rPr>
            <w:color w:val="0070C0"/>
            <w:u w:val="single"/>
          </w:rPr>
          <w:t xml:space="preserve">|Applicable Components</w:t>
        </w:r>
      </w:ins>
    </w:p>
    <w:p>
      <w:ins w:id="54" w:author="Codex draft" w:date="2026-05-12T15:06:48Z">
        <w:r>
          <w:rPr>
            <w:color w:val="0070C0"/>
            <w:u w:val="single"/>
          </w:rPr>
          <w:t xml:space="preserve">|Applies to each TOE component that performs encryption or decryption.</w:t>
        </w:r>
      </w:ins>
    </w:p>
    <w:p>
      <w:ins w:id="55" w:author="Codex draft" w:date="2026-05-12T15:06:48Z">
        <w:r>
          <w:rPr>
            <w:color w:val="0070C0"/>
            <w:u w:val="single"/>
          </w:rPr>
          <w:t xml:space="preserve">|FCS_HTTPS_EXT.1</w:t>
        </w:r>
      </w:ins>
    </w:p>
    <w:p>
      <w:ins w:id="56" w:author="Codex draft" w:date="2026-05-12T15:06:48Z">
        <w:r>
          <w:rPr>
            <w:color w:val="0070C0"/>
            <w:u w:val="single"/>
          </w:rPr>
          <w:t xml:space="preserve">|Applicable Components</w:t>
        </w:r>
      </w:ins>
    </w:p>
    <w:p>
      <w:ins w:id="57" w:author="Codex draft" w:date="2026-05-12T15:06:48Z">
        <w:r>
          <w:rPr>
            <w:color w:val="0070C0"/>
            <w:u w:val="single"/>
          </w:rPr>
          <w:t xml:space="preserve">|Applies to each TOE component that implements HTTPS as a client, server, or server with mutual authentication.</w:t>
        </w:r>
      </w:ins>
    </w:p>
    <w:p>
      <w:ins w:id="58" w:author="Codex draft" w:date="2026-05-12T15:06:48Z">
        <w:r>
          <w:rPr>
            <w:color w:val="0070C0"/>
            <w:u w:val="single"/>
          </w:rPr>
          <w:t xml:space="preserve">|FCS_HTTPS_EXT.2</w:t>
        </w:r>
      </w:ins>
    </w:p>
    <w:p>
      <w:ins w:id="59" w:author="Codex draft" w:date="2026-05-12T15:06:48Z">
        <w:r>
          <w:rPr>
            <w:color w:val="0070C0"/>
            <w:u w:val="single"/>
          </w:rPr>
          <w:t xml:space="preserve">|Applicable Components</w:t>
        </w:r>
      </w:ins>
    </w:p>
    <w:p>
      <w:ins w:id="60" w:author="Codex draft" w:date="2026-05-12T15:06:48Z">
        <w:r>
          <w:rPr>
            <w:color w:val="0070C0"/>
            <w:u w:val="single"/>
          </w:rPr>
          <w:t xml:space="preserve">|Applies to each TOE component that implements HTTPS with peer certificate authentication behavior covered by this requirement.</w:t>
        </w:r>
      </w:ins>
    </w:p>
    <w:p>
      <w:ins w:id="61" w:author="Codex draft" w:date="2026-05-12T15:06:48Z">
        <w:r>
          <w:rPr>
            <w:color w:val="0070C0"/>
            <w:u w:val="single"/>
          </w:rPr>
          <w:t xml:space="preserve">|FCS_PBKDF_EXT.1</w:t>
        </w:r>
      </w:ins>
    </w:p>
    <w:p>
      <w:ins w:id="62" w:author="Codex draft" w:date="2026-05-12T15:06:48Z">
        <w:r>
          <w:rPr>
            <w:color w:val="0070C0"/>
            <w:u w:val="single"/>
          </w:rPr>
          <w:t xml:space="preserve">|Applicable Components</w:t>
        </w:r>
      </w:ins>
    </w:p>
    <w:p>
      <w:ins w:id="63" w:author="Codex draft" w:date="2026-05-12T15:06:48Z">
        <w:r>
          <w:rPr>
            <w:color w:val="0070C0"/>
            <w:u w:val="single"/>
          </w:rPr>
          <w:t xml:space="preserve">|Applies to each TOE component that performs password conditioning.</w:t>
        </w:r>
      </w:ins>
    </w:p>
    <w:p>
      <w:ins w:id="64" w:author="Codex draft" w:date="2026-05-12T15:06:48Z">
        <w:r>
          <w:rPr>
            <w:color w:val="0070C0"/>
            <w:u w:val="single"/>
          </w:rPr>
          <w:t xml:space="preserve">|FCS_RBG.1</w:t>
        </w:r>
      </w:ins>
    </w:p>
    <w:p>
      <w:ins w:id="65" w:author="Codex draft" w:date="2026-05-12T15:06:48Z">
        <w:r>
          <w:rPr>
            <w:color w:val="0070C0"/>
            <w:u w:val="single"/>
          </w:rPr>
          <w:t xml:space="preserve">|Applicable Components</w:t>
        </w:r>
      </w:ins>
    </w:p>
    <w:p>
      <w:ins w:id="66" w:author="Codex draft" w:date="2026-05-12T15:06:48Z">
        <w:r>
          <w:rPr>
            <w:color w:val="0070C0"/>
            <w:u w:val="single"/>
          </w:rPr>
          <w:t xml:space="preserve">|Applies to each TOE component that implements RBG functionality.</w:t>
        </w:r>
      </w:ins>
    </w:p>
    <w:p>
      <w:ins w:id="67" w:author="Codex draft" w:date="2026-05-12T15:06:48Z">
        <w:r>
          <w:rPr>
            <w:color w:val="0070C0"/>
            <w:u w:val="single"/>
          </w:rPr>
          <w:t xml:space="preserve">|FCS_RBG.2</w:t>
        </w:r>
      </w:ins>
    </w:p>
    <w:p>
      <w:ins w:id="68" w:author="Codex draft" w:date="2026-05-12T15:06:48Z">
        <w:r>
          <w:rPr>
            <w:color w:val="0070C0"/>
            <w:u w:val="single"/>
          </w:rPr>
          <w:t xml:space="preserve">|Applicable Components</w:t>
        </w:r>
      </w:ins>
    </w:p>
    <w:p>
      <w:ins w:id="69" w:author="Codex draft" w:date="2026-05-12T15:06:48Z">
        <w:r>
          <w:rPr>
            <w:color w:val="0070C0"/>
            <w:u w:val="single"/>
          </w:rPr>
          <w:t xml:space="preserve">|Applies to each TOE component that implements RBG functionality using external seeding.</w:t>
        </w:r>
      </w:ins>
    </w:p>
    <w:p>
      <w:ins w:id="70" w:author="Codex draft" w:date="2026-05-12T15:06:48Z">
        <w:r>
          <w:rPr>
            <w:color w:val="0070C0"/>
            <w:u w:val="single"/>
          </w:rPr>
          <w:t xml:space="preserve">|FCS_RBG.3</w:t>
        </w:r>
      </w:ins>
    </w:p>
    <w:p>
      <w:ins w:id="71" w:author="Codex draft" w:date="2026-05-12T15:06:48Z">
        <w:r>
          <w:rPr>
            <w:color w:val="0070C0"/>
            <w:u w:val="single"/>
          </w:rPr>
          <w:t xml:space="preserve">|Applicable Components</w:t>
        </w:r>
      </w:ins>
    </w:p>
    <w:p>
      <w:ins w:id="72" w:author="Codex draft" w:date="2026-05-12T15:06:48Z">
        <w:r>
          <w:rPr>
            <w:color w:val="0070C0"/>
            <w:u w:val="single"/>
          </w:rPr>
          <w:t xml:space="preserve">|Applies to each TOE component that implements RBG functionality using a single internal noise source.</w:t>
        </w:r>
      </w:ins>
    </w:p>
    <w:p>
      <w:ins w:id="73" w:author="Codex draft" w:date="2026-05-12T15:06:48Z">
        <w:r>
          <w:rPr>
            <w:color w:val="0070C0"/>
            <w:u w:val="single"/>
          </w:rPr>
          <w:t xml:space="preserve">|FCS_RBG.4</w:t>
        </w:r>
      </w:ins>
    </w:p>
    <w:p>
      <w:ins w:id="74" w:author="Codex draft" w:date="2026-05-12T15:06:48Z">
        <w:r>
          <w:rPr>
            <w:color w:val="0070C0"/>
            <w:u w:val="single"/>
          </w:rPr>
          <w:t xml:space="preserve">|Applicable Components</w:t>
        </w:r>
      </w:ins>
    </w:p>
    <w:p>
      <w:ins w:id="75" w:author="Codex draft" w:date="2026-05-12T15:06:48Z">
        <w:r>
          <w:rPr>
            <w:color w:val="0070C0"/>
            <w:u w:val="single"/>
          </w:rPr>
          <w:t xml:space="preserve">|Applies to each TOE component that implements RBG functionality using multiple internal noise sources.</w:t>
        </w:r>
      </w:ins>
    </w:p>
    <w:p>
      <w:ins w:id="76" w:author="Codex draft" w:date="2026-05-12T15:06:48Z">
        <w:r>
          <w:rPr>
            <w:color w:val="0070C0"/>
            <w:u w:val="single"/>
          </w:rPr>
          <w:t xml:space="preserve">|FCS_RBG.5</w:t>
        </w:r>
      </w:ins>
    </w:p>
    <w:p>
      <w:ins w:id="77" w:author="Codex draft" w:date="2026-05-12T15:06:48Z">
        <w:r>
          <w:rPr>
            <w:color w:val="0070C0"/>
            <w:u w:val="single"/>
          </w:rPr>
          <w:t xml:space="preserve">|Applicable Components</w:t>
        </w:r>
      </w:ins>
    </w:p>
    <w:p>
      <w:ins w:id="78" w:author="Codex draft" w:date="2026-05-12T15:06:48Z">
        <w:r>
          <w:rPr>
            <w:color w:val="0070C0"/>
            <w:u w:val="single"/>
          </w:rPr>
          <w:t xml:space="preserve">|Applies to each TOE component that implements RBG functionality using combined noise sources.</w:t>
        </w:r>
      </w:ins>
    </w:p>
    <w:p>
      <w:ins w:id="79" w:author="Codex draft" w:date="2026-05-12T15:06:48Z">
        <w:r>
          <w:rPr>
            <w:color w:val="0070C0"/>
            <w:u w:val="single"/>
          </w:rPr>
          <w:t xml:space="preserve">|FCS_RBG_EXT.1</w:t>
        </w:r>
      </w:ins>
    </w:p>
    <w:p>
      <w:ins w:id="80" w:author="Codex draft" w:date="2026-05-12T15:06:48Z">
        <w:r>
          <w:rPr>
            <w:color w:val="0070C0"/>
            <w:u w:val="single"/>
          </w:rPr>
          <w:t xml:space="preserve">|Applicable Components</w:t>
        </w:r>
      </w:ins>
    </w:p>
    <w:p>
      <w:ins w:id="81" w:author="Codex draft" w:date="2026-05-12T15:06:48Z">
        <w:r>
          <w:rPr>
            <w:color w:val="0070C0"/>
            <w:u w:val="single"/>
          </w:rPr>
          <w:t xml:space="preserve">|Applies to each TOE component that invokes platform-provided RBG services, implements RBG functionality, or claims no RBG functionality.</w:t>
        </w:r>
      </w:ins>
    </w:p>
    <w:p>
      <w:ins w:id="82" w:author="Codex draft" w:date="2026-05-12T15:06:48Z">
        <w:r>
          <w:rPr>
            <w:color w:val="0070C0"/>
            <w:u w:val="single"/>
          </w:rPr>
          <w:t xml:space="preserve">|FCS_SNI_EXT.1</w:t>
        </w:r>
      </w:ins>
    </w:p>
    <w:p>
      <w:ins w:id="83" w:author="Codex draft" w:date="2026-05-12T15:06:48Z">
        <w:r>
          <w:rPr>
            <w:color w:val="0070C0"/>
            <w:u w:val="single"/>
          </w:rPr>
          <w:t xml:space="preserve">|Applicable Components</w:t>
        </w:r>
      </w:ins>
    </w:p>
    <w:p>
      <w:ins w:id="84" w:author="Codex draft" w:date="2026-05-12T15:06:48Z">
        <w:r>
          <w:rPr>
            <w:color w:val="0070C0"/>
            <w:u w:val="single"/>
          </w:rPr>
          <w:t xml:space="preserve">|Applies to each TOE component that creates or uses salts, nonces, or initialization vectors for claimed cryptographic functions.</w:t>
        </w:r>
      </w:ins>
    </w:p>
    <w:p>
      <w:ins w:id="85" w:author="Codex draft" w:date="2026-05-12T15:06:48Z">
        <w:r>
          <w:rPr>
            <w:color w:val="0070C0"/>
            <w:u w:val="single"/>
          </w:rPr>
          <w:t xml:space="preserve">|FCS_STO_EXT.1</w:t>
        </w:r>
      </w:ins>
    </w:p>
    <w:p>
      <w:ins w:id="86" w:author="Codex draft" w:date="2026-05-12T15:06:48Z">
        <w:r>
          <w:rPr>
            <w:color w:val="0070C0"/>
            <w:u w:val="single"/>
          </w:rPr>
          <w:t xml:space="preserve">|Applicable Components</w:t>
        </w:r>
      </w:ins>
    </w:p>
    <w:p>
      <w:ins w:id="87" w:author="Codex draft" w:date="2026-05-12T15:06:48Z">
        <w:r>
          <w:rPr>
            <w:color w:val="0070C0"/>
            <w:u w:val="single"/>
          </w:rPr>
          <w:t xml:space="preserve">|Applies to each TOE component that persistently stores credentials.</w:t>
        </w:r>
      </w:ins>
    </w:p>
    <w:p>
      <w:ins w:id="88" w:author="Codex draft" w:date="2026-05-12T15:06:48Z">
        <w:r>
          <w:rPr>
            <w:color w:val="0070C0"/>
            <w:u w:val="single"/>
          </w:rPr>
          <w:t xml:space="preserve">|FDP_DAR_EXT.1</w:t>
        </w:r>
      </w:ins>
    </w:p>
    <w:p>
      <w:ins w:id="89" w:author="Codex draft" w:date="2026-05-12T15:06:48Z">
        <w:r>
          <w:rPr>
            <w:color w:val="0070C0"/>
            <w:u w:val="single"/>
          </w:rPr>
          <w:t xml:space="preserve">|Applicable Components</w:t>
        </w:r>
      </w:ins>
    </w:p>
    <w:p>
      <w:ins w:id="90" w:author="Codex draft" w:date="2026-05-12T15:06:48Z">
        <w:r>
          <w:rPr>
            <w:color w:val="0070C0"/>
            <w:u w:val="single"/>
          </w:rPr>
          <w:t xml:space="preserve">|Applies to each TOE component that stores sensitive application data at rest.</w:t>
        </w:r>
      </w:ins>
    </w:p>
    <w:p>
      <w:ins w:id="91" w:author="Codex draft" w:date="2026-05-12T15:06:48Z">
        <w:r>
          <w:rPr>
            <w:color w:val="0070C0"/>
            <w:u w:val="single"/>
          </w:rPr>
          <w:t xml:space="preserve">|FDP_DEC_EXT.1</w:t>
        </w:r>
      </w:ins>
    </w:p>
    <w:p>
      <w:ins w:id="92" w:author="Codex draft" w:date="2026-05-12T15:06:48Z">
        <w:r>
          <w:rPr>
            <w:color w:val="0070C0"/>
            <w:u w:val="single"/>
          </w:rPr>
          <w:t xml:space="preserve">|All Components</w:t>
        </w:r>
      </w:ins>
    </w:p>
    <w:p>
      <w:ins w:id="93" w:author="Codex draft" w:date="2026-05-12T15:06:48Z">
        <w:r>
          <w:rPr>
            <w:color w:val="0070C0"/>
            <w:u w:val="single"/>
          </w:rPr>
          <w:t xml:space="preserve">|Each TOE component shall identify and restrict its access to platform resources and sensitive information repositories as required by the base cPP.</w:t>
        </w:r>
      </w:ins>
    </w:p>
    <w:p>
      <w:ins w:id="94" w:author="Codex draft" w:date="2026-05-12T15:06:48Z">
        <w:r>
          <w:rPr>
            <w:color w:val="0070C0"/>
            <w:u w:val="single"/>
          </w:rPr>
          <w:t xml:space="preserve">|FDP_NET_EXT.1</w:t>
        </w:r>
      </w:ins>
    </w:p>
    <w:p>
      <w:ins w:id="95" w:author="Codex draft" w:date="2026-05-12T15:06:48Z">
        <w:r>
          <w:rPr>
            <w:color w:val="0070C0"/>
            <w:u w:val="single"/>
          </w:rPr>
          <w:t xml:space="preserve">|All Components</w:t>
        </w:r>
      </w:ins>
    </w:p>
    <w:p>
      <w:ins w:id="96" w:author="Codex draft" w:date="2026-05-12T15:06:48Z">
        <w:r>
          <w:rPr>
            <w:color w:val="0070C0"/>
            <w:u w:val="single"/>
          </w:rPr>
          <w:t xml:space="preserve">|Each TOE component shall identify and restrict its inbound and outbound network communications.</w:t>
        </w:r>
      </w:ins>
    </w:p>
    <w:p>
      <w:ins w:id="97" w:author="Codex draft" w:date="2026-05-12T15:06:48Z">
        <w:r>
          <w:rPr>
            <w:color w:val="0070C0"/>
            <w:u w:val="single"/>
          </w:rPr>
          <w:t xml:space="preserve">|FMT_CFG_EXT.1</w:t>
        </w:r>
      </w:ins>
    </w:p>
    <w:p>
      <w:ins w:id="98" w:author="Codex draft" w:date="2026-05-12T15:06:48Z">
        <w:r>
          <w:rPr>
            <w:color w:val="0070C0"/>
            <w:u w:val="single"/>
          </w:rPr>
          <w:t xml:space="preserve">|All Components</w:t>
        </w:r>
      </w:ins>
    </w:p>
    <w:p>
      <w:ins w:id="99" w:author="Codex draft" w:date="2026-05-12T15:06:48Z">
        <w:r>
          <w:rPr>
            <w:color w:val="0070C0"/>
            <w:u w:val="single"/>
          </w:rPr>
          <w:t xml:space="preserve">|Each TOE component shall satisfy secure-by-default and file-permission requirements for its installed binaries, data, and default credentials.</w:t>
        </w:r>
      </w:ins>
    </w:p>
    <w:p>
      <w:ins w:id="100" w:author="Codex draft" w:date="2026-05-12T15:06:48Z">
        <w:r>
          <w:rPr>
            <w:color w:val="0070C0"/>
            <w:u w:val="single"/>
          </w:rPr>
          <w:t xml:space="preserve">|FMT_MEC_EXT.1</w:t>
        </w:r>
      </w:ins>
    </w:p>
    <w:p>
      <w:ins w:id="101" w:author="Codex draft" w:date="2026-05-12T15:06:48Z">
        <w:r>
          <w:rPr>
            <w:color w:val="0070C0"/>
            <w:u w:val="single"/>
          </w:rPr>
          <w:t xml:space="preserve">|Applicable Components</w:t>
        </w:r>
      </w:ins>
    </w:p>
    <w:p>
      <w:ins w:id="102" w:author="Codex draft" w:date="2026-05-12T15:06:48Z">
        <w:r>
          <w:rPr>
            <w:color w:val="0070C0"/>
            <w:u w:val="single"/>
          </w:rPr>
          <w:t xml:space="preserve">|Applies to each TOE component that stores or manages configuration options.</w:t>
        </w:r>
      </w:ins>
    </w:p>
    <w:p>
      <w:ins w:id="103" w:author="Codex draft" w:date="2026-05-12T15:06:48Z">
        <w:r>
          <w:rPr>
            <w:color w:val="0070C0"/>
            <w:u w:val="single"/>
          </w:rPr>
          <w:t xml:space="preserve">|FMT_SMF.1</w:t>
        </w:r>
      </w:ins>
    </w:p>
    <w:p>
      <w:ins w:id="104" w:author="Codex draft" w:date="2026-05-12T15:06:48Z">
        <w:r>
          <w:rPr>
            <w:color w:val="0070C0"/>
            <w:u w:val="single"/>
          </w:rPr>
          <w:t xml:space="preserve">|Applicable Components</w:t>
        </w:r>
      </w:ins>
    </w:p>
    <w:p>
      <w:ins w:id="105" w:author="Codex draft" w:date="2026-05-12T15:06:48Z">
        <w:r>
          <w:rPr>
            <w:color w:val="0070C0"/>
            <w:u w:val="single"/>
          </w:rPr>
          <w:t xml:space="preserve">|Applies to each TOE component that provides security management functions. At least one component shall be identified if management functions are claimed for the TOE.</w:t>
        </w:r>
      </w:ins>
    </w:p>
    <w:p>
      <w:ins w:id="106" w:author="Codex draft" w:date="2026-05-12T15:06:48Z">
        <w:r>
          <w:rPr>
            <w:color w:val="0070C0"/>
            <w:u w:val="single"/>
          </w:rPr>
          <w:t xml:space="preserve">|FPR_ANO_EXT.1</w:t>
        </w:r>
      </w:ins>
    </w:p>
    <w:p>
      <w:ins w:id="107" w:author="Codex draft" w:date="2026-05-12T15:06:48Z">
        <w:r>
          <w:rPr>
            <w:color w:val="0070C0"/>
            <w:u w:val="single"/>
          </w:rPr>
          <w:t xml:space="preserve">|Applicable Components</w:t>
        </w:r>
      </w:ins>
    </w:p>
    <w:p>
      <w:ins w:id="108" w:author="Codex draft" w:date="2026-05-12T15:06:48Z">
        <w:r>
          <w:rPr>
            <w:color w:val="0070C0"/>
            <w:u w:val="single"/>
          </w:rPr>
          <w:t xml:space="preserve">|Applies to each TOE component that transmits personally identifiable information.</w:t>
        </w:r>
      </w:ins>
    </w:p>
    <w:p>
      <w:ins w:id="109" w:author="Codex draft" w:date="2026-05-12T15:06:48Z">
        <w:r>
          <w:rPr>
            <w:color w:val="0070C0"/>
            <w:u w:val="single"/>
          </w:rPr>
          <w:t xml:space="preserve">|FPT_AEX_EXT.1</w:t>
        </w:r>
      </w:ins>
    </w:p>
    <w:p>
      <w:ins w:id="110" w:author="Codex draft" w:date="2026-05-12T15:06:48Z">
        <w:r>
          <w:rPr>
            <w:color w:val="0070C0"/>
            <w:u w:val="single"/>
          </w:rPr>
          <w:t xml:space="preserve">|All Components</w:t>
        </w:r>
      </w:ins>
    </w:p>
    <w:p>
      <w:ins w:id="111" w:author="Codex draft" w:date="2026-05-12T15:06:48Z">
        <w:r>
          <w:rPr>
            <w:color w:val="0070C0"/>
            <w:u w:val="single"/>
          </w:rPr>
          <w:t xml:space="preserve">|Each TOE component shall satisfy the anti-exploitation requirements applicable to its platform and implementation type.</w:t>
        </w:r>
      </w:ins>
    </w:p>
    <w:p>
      <w:ins w:id="112" w:author="Codex draft" w:date="2026-05-12T15:06:48Z">
        <w:r>
          <w:rPr>
            <w:color w:val="0070C0"/>
            <w:u w:val="single"/>
          </w:rPr>
          <w:t xml:space="preserve">|FPT_API_EXT.1</w:t>
        </w:r>
      </w:ins>
    </w:p>
    <w:p>
      <w:ins w:id="113" w:author="Codex draft" w:date="2026-05-12T15:06:48Z">
        <w:r>
          <w:rPr>
            <w:color w:val="0070C0"/>
            <w:u w:val="single"/>
          </w:rPr>
          <w:t xml:space="preserve">|All Components</w:t>
        </w:r>
      </w:ins>
    </w:p>
    <w:p>
      <w:ins w:id="114" w:author="Codex draft" w:date="2026-05-12T15:06:48Z">
        <w:r>
          <w:rPr>
            <w:color w:val="0070C0"/>
            <w:u w:val="single"/>
          </w:rPr>
          <w:t xml:space="preserve">|Each TOE component shall use only documented and supported platform APIs.</w:t>
        </w:r>
      </w:ins>
    </w:p>
    <w:p>
      <w:ins w:id="115" w:author="Codex draft" w:date="2026-05-12T15:06:48Z">
        <w:r>
          <w:rPr>
            <w:color w:val="0070C0"/>
            <w:u w:val="single"/>
          </w:rPr>
          <w:t xml:space="preserve">|FPT_API_EXT.2</w:t>
        </w:r>
      </w:ins>
    </w:p>
    <w:p>
      <w:ins w:id="116" w:author="Codex draft" w:date="2026-05-12T15:06:48Z">
        <w:r>
          <w:rPr>
            <w:color w:val="0070C0"/>
            <w:u w:val="single"/>
          </w:rPr>
          <w:t xml:space="preserve">|Applicable Components</w:t>
        </w:r>
      </w:ins>
    </w:p>
    <w:p>
      <w:ins w:id="117" w:author="Codex draft" w:date="2026-05-12T15:06:48Z">
        <w:r>
          <w:rPr>
            <w:color w:val="0070C0"/>
            <w:u w:val="single"/>
          </w:rPr>
          <w:t xml:space="preserve">|Applies to each TOE component that parses IANA MIME media types covered by the objective requirement.</w:t>
        </w:r>
      </w:ins>
    </w:p>
    <w:p>
      <w:ins w:id="118" w:author="Codex draft" w:date="2026-05-12T15:06:48Z">
        <w:r>
          <w:rPr>
            <w:color w:val="0070C0"/>
            <w:u w:val="single"/>
          </w:rPr>
          <w:t xml:space="preserve">|FPT_FLS.1</w:t>
        </w:r>
      </w:ins>
    </w:p>
    <w:p>
      <w:ins w:id="119" w:author="Codex draft" w:date="2026-05-12T15:06:48Z">
        <w:r>
          <w:rPr>
            <w:color w:val="0070C0"/>
            <w:u w:val="single"/>
          </w:rPr>
          <w:t xml:space="preserve">|Applicable Components</w:t>
        </w:r>
      </w:ins>
    </w:p>
    <w:p>
      <w:ins w:id="120" w:author="Codex draft" w:date="2026-05-12T15:06:48Z">
        <w:r>
          <w:rPr>
            <w:color w:val="0070C0"/>
            <w:u w:val="single"/>
          </w:rPr>
          <w:t xml:space="preserve">|Applies to each TOE component that must preserve a secure state for the selected failure conditions.</w:t>
        </w:r>
      </w:ins>
    </w:p>
    <w:p>
      <w:ins w:id="121" w:author="Codex draft" w:date="2026-05-12T15:06:48Z">
        <w:r>
          <w:rPr>
            <w:color w:val="0070C0"/>
            <w:u w:val="single"/>
          </w:rPr>
          <w:t xml:space="preserve">|FPT_IDV_EXT.1</w:t>
        </w:r>
      </w:ins>
    </w:p>
    <w:p>
      <w:ins w:id="122" w:author="Codex draft" w:date="2026-05-12T15:06:48Z">
        <w:r>
          <w:rPr>
            <w:color w:val="0070C0"/>
            <w:u w:val="single"/>
          </w:rPr>
          <w:t xml:space="preserve">|TOE as a Whole</w:t>
        </w:r>
      </w:ins>
    </w:p>
    <w:p>
      <w:ins w:id="123" w:author="Codex draft" w:date="2026-05-12T15:06:48Z">
        <w:r>
          <w:rPr>
            <w:color w:val="0070C0"/>
            <w:u w:val="single"/>
          </w:rPr>
          <w:t xml:space="preserve">|The TOE shall identify software versions. The ST shall identify how each separately versioned TOE component is represented in the TOE version information.</w:t>
        </w:r>
      </w:ins>
    </w:p>
    <w:p>
      <w:ins w:id="124" w:author="Codex draft" w:date="2026-05-12T15:06:48Z">
        <w:r>
          <w:rPr>
            <w:color w:val="0070C0"/>
            <w:u w:val="single"/>
          </w:rPr>
          <w:t xml:space="preserve">|FPT_LIB_EXT.1</w:t>
        </w:r>
      </w:ins>
    </w:p>
    <w:p>
      <w:ins w:id="125" w:author="Codex draft" w:date="2026-05-12T15:06:48Z">
        <w:r>
          <w:rPr>
            <w:color w:val="0070C0"/>
            <w:u w:val="single"/>
          </w:rPr>
          <w:t xml:space="preserve">|All Components</w:t>
        </w:r>
      </w:ins>
    </w:p>
    <w:p>
      <w:ins w:id="126" w:author="Codex draft" w:date="2026-05-12T15:06:48Z">
        <w:r>
          <w:rPr>
            <w:color w:val="0070C0"/>
            <w:u w:val="single"/>
          </w:rPr>
          <w:t xml:space="preserve">|Each TOE component shall identify its third-party libraries.</w:t>
        </w:r>
      </w:ins>
    </w:p>
    <w:p>
      <w:ins w:id="127" w:author="Codex draft" w:date="2026-05-12T15:06:48Z">
        <w:r>
          <w:rPr>
            <w:color w:val="0070C0"/>
            <w:u w:val="single"/>
          </w:rPr>
          <w:t xml:space="preserve">|FPT_TST.1</w:t>
        </w:r>
      </w:ins>
    </w:p>
    <w:p>
      <w:ins w:id="128" w:author="Codex draft" w:date="2026-05-12T15:06:48Z">
        <w:r>
          <w:rPr>
            <w:color w:val="0070C0"/>
            <w:u w:val="single"/>
          </w:rPr>
          <w:t xml:space="preserve">|Applicable Components</w:t>
        </w:r>
      </w:ins>
    </w:p>
    <w:p>
      <w:ins w:id="129" w:author="Codex draft" w:date="2026-05-12T15:06:48Z">
        <w:r>
          <w:rPr>
            <w:color w:val="0070C0"/>
            <w:u w:val="single"/>
          </w:rPr>
          <w:t xml:space="preserve">|Applies to each TOE component that performs TSF self-tests or integrity verification covered by the requirement.</w:t>
        </w:r>
      </w:ins>
    </w:p>
    <w:p>
      <w:ins w:id="130" w:author="Codex draft" w:date="2026-05-12T15:06:48Z">
        <w:r>
          <w:rPr>
            <w:color w:val="0070C0"/>
            <w:u w:val="single"/>
          </w:rPr>
          <w:t xml:space="preserve">|FPT_TUD_EXT.1</w:t>
        </w:r>
      </w:ins>
    </w:p>
    <w:p>
      <w:ins w:id="131" w:author="Codex draft" w:date="2026-05-12T15:06:48Z">
        <w:r>
          <w:rPr>
            <w:color w:val="0070C0"/>
            <w:u w:val="single"/>
          </w:rPr>
          <w:t xml:space="preserve">|TOE as a Whole</w:t>
        </w:r>
      </w:ins>
    </w:p>
    <w:p>
      <w:ins w:id="132" w:author="Codex draft" w:date="2026-05-12T15:06:48Z">
        <w:r>
          <w:rPr>
            <w:color w:val="0070C0"/>
            <w:u w:val="single"/>
          </w:rPr>
          <w:t xml:space="preserve">|The TOE shall provide trusted update support. The ST shall identify how each updateable TOE component is checked, delivered, installed, and versioned.</w:t>
        </w:r>
      </w:ins>
    </w:p>
    <w:p>
      <w:ins w:id="133" w:author="Codex draft" w:date="2026-05-12T15:06:48Z">
        <w:r>
          <w:rPr>
            <w:color w:val="0070C0"/>
            <w:u w:val="single"/>
          </w:rPr>
          <w:t xml:space="preserve">|FPT_TUD_EXT.2</w:t>
        </w:r>
      </w:ins>
    </w:p>
    <w:p>
      <w:ins w:id="134" w:author="Codex draft" w:date="2026-05-12T15:06:48Z">
        <w:r>
          <w:rPr>
            <w:color w:val="0070C0"/>
            <w:u w:val="single"/>
          </w:rPr>
          <w:t xml:space="preserve">|Applicable Components</w:t>
        </w:r>
      </w:ins>
    </w:p>
    <w:p>
      <w:ins w:id="135" w:author="Codex draft" w:date="2026-05-12T15:06:48Z">
        <w:r>
          <w:rPr>
            <w:color w:val="0070C0"/>
            <w:u w:val="single"/>
          </w:rPr>
          <w:t xml:space="preserve">|Applies to each TOE component or update package that performs installation or update integrity functions covered by this selection-based requirement.</w:t>
        </w:r>
      </w:ins>
    </w:p>
    <w:p>
      <w:ins w:id="136" w:author="Codex draft" w:date="2026-05-12T15:06:48Z">
        <w:r>
          <w:rPr>
            <w:color w:val="0070C0"/>
            <w:u w:val="single"/>
          </w:rPr>
          <w:t xml:space="preserve">|FTP_DIT_EXT.1</w:t>
        </w:r>
      </w:ins>
    </w:p>
    <w:p>
      <w:ins w:id="137" w:author="Codex draft" w:date="2026-05-12T15:06:48Z">
        <w:r>
          <w:rPr>
            <w:color w:val="0070C0"/>
            <w:u w:val="single"/>
          </w:rPr>
          <w:t xml:space="preserve">|Applicable Components</w:t>
        </w:r>
      </w:ins>
    </w:p>
    <w:p>
      <w:ins w:id="138" w:author="Codex draft" w:date="2026-05-12T15:06:48Z">
        <w:r>
          <w:rPr>
            <w:color w:val="0070C0"/>
            <w:u w:val="single"/>
          </w:rPr>
          <w:t xml:space="preserve">|Applies to each TOE component that transmits data or sensitive data to another trusted IT product or invokes platform-provided functionality for that protection. Inter-component TOE communications are addressed by the Server and Agent Module requirements in this PP-Configuration.</w:t>
        </w:r>
      </w:ins>
    </w:p>
    <w:p>
      <w:ins w:id="139" w:author="Codex draft" w:date="2026-05-12T15:06:48Z">
        <w:r>
          <w:rPr>
            <w:color w:val="0070C0"/>
            <w:u w:val="single"/>
          </w:rPr>
          <w:t xml:space="preserve">|===</w:t>
        </w:r>
      </w:ins>
    </w:p>
    <w:p>
      <w:ins w:id="140" w:author="Codex draft" w:date="2026-05-12T15:06:48Z">
        <w:r>
          <w:rPr>
            <w:color w:val="0070C0"/>
            <w:u w:val="single"/>
          </w:rPr>
          <w:t xml:space="preserve">The following table defines the expected allocation for the Server and Agent PP-Module SFRs in a distributed TOE.</w:t>
        </w:r>
      </w:ins>
    </w:p>
    <w:p>
      <w:ins w:id="141" w:author="Codex draft" w:date="2026-05-12T15:06:48Z">
        <w:r>
          <w:rPr>
            <w:color w:val="0070C0"/>
            <w:u w:val="single"/>
          </w:rPr>
          <w:t xml:space="preserve">.Server and Agent Module SFR Allocation for Distributed TOEs</w:t>
        </w:r>
      </w:ins>
    </w:p>
    <w:p>
      <w:ins w:id="142" w:author="Codex draft" w:date="2026-05-12T15:06:48Z">
        <w:r>
          <w:rPr>
            <w:color w:val="0070C0"/>
            <w:u w:val="single"/>
          </w:rPr>
          <w:t xml:space="preserve">[cols="2,2,4",options="header"]</w:t>
        </w:r>
      </w:ins>
    </w:p>
    <w:p>
      <w:ins w:id="143" w:author="Codex draft" w:date="2026-05-12T15:06:48Z">
        <w:r>
          <w:rPr>
            <w:color w:val="0070C0"/>
            <w:u w:val="single"/>
          </w:rPr>
          <w:t xml:space="preserve">|===</w:t>
        </w:r>
      </w:ins>
    </w:p>
    <w:p>
      <w:ins w:id="144" w:author="Codex draft" w:date="2026-05-12T15:06:48Z">
        <w:r>
          <w:rPr>
            <w:color w:val="0070C0"/>
            <w:u w:val="single"/>
          </w:rPr>
          <w:t xml:space="preserve">|SFR</w:t>
        </w:r>
      </w:ins>
    </w:p>
    <w:p>
      <w:ins w:id="145" w:author="Codex draft" w:date="2026-05-12T15:06:48Z">
        <w:r>
          <w:rPr>
            <w:color w:val="0070C0"/>
            <w:u w:val="single"/>
          </w:rPr>
          <w:t xml:space="preserve">|Allocation</w:t>
        </w:r>
      </w:ins>
    </w:p>
    <w:p>
      <w:ins w:id="146" w:author="Codex draft" w:date="2026-05-12T15:06:48Z">
        <w:r>
          <w:rPr>
            <w:color w:val="0070C0"/>
            <w:u w:val="single"/>
          </w:rPr>
          <w:t xml:space="preserve">|Distributed TOE guidance</w:t>
        </w:r>
      </w:ins>
    </w:p>
    <w:p>
      <w:ins w:id="147" w:author="Codex draft" w:date="2026-05-12T15:06:48Z">
        <w:r>
          <w:rPr>
            <w:color w:val="0070C0"/>
            <w:u w:val="single"/>
          </w:rPr>
          <w:t xml:space="preserve">|FMT_MEC_EXT.1/Server</w:t>
        </w:r>
      </w:ins>
    </w:p>
    <w:p>
      <w:ins w:id="148" w:author="Codex draft" w:date="2026-05-12T15:06:48Z">
        <w:r>
          <w:rPr>
            <w:color w:val="0070C0"/>
            <w:u w:val="single"/>
          </w:rPr>
          <w:t xml:space="preserve">|Applicable Components</w:t>
        </w:r>
      </w:ins>
    </w:p>
    <w:p>
      <w:ins w:id="149" w:author="Codex draft" w:date="2026-05-12T15:06:48Z">
        <w:r>
          <w:rPr>
            <w:color w:val="0070C0"/>
            <w:u w:val="single"/>
          </w:rPr>
          <w:t xml:space="preserve">|Applies to each Server Application component that stores or manages server configuration data.</w:t>
        </w:r>
      </w:ins>
    </w:p>
    <w:p>
      <w:ins w:id="150" w:author="Codex draft" w:date="2026-05-12T15:06:48Z">
        <w:r>
          <w:rPr>
            <w:color w:val="0070C0"/>
            <w:u w:val="single"/>
          </w:rPr>
          <w:t xml:space="preserve">|FMT_SMF.1/Server</w:t>
        </w:r>
      </w:ins>
    </w:p>
    <w:p>
      <w:ins w:id="151" w:author="Codex draft" w:date="2026-05-12T15:06:48Z">
        <w:r>
          <w:rPr>
            <w:color w:val="0070C0"/>
            <w:u w:val="single"/>
          </w:rPr>
          <w:t xml:space="preserve">|Applicable Components</w:t>
        </w:r>
      </w:ins>
    </w:p>
    <w:p>
      <w:ins w:id="152" w:author="Codex draft" w:date="2026-05-12T15:06:48Z">
        <w:r>
          <w:rPr>
            <w:color w:val="0070C0"/>
            <w:u w:val="single"/>
          </w:rPr>
          <w:t xml:space="preserve">|Applies to each Server Application component that provides management functions. The ST shall identify which component or components manage inter-component communications, enrollment, or policy.</w:t>
        </w:r>
      </w:ins>
    </w:p>
    <w:p>
      <w:ins w:id="153" w:author="Codex draft" w:date="2026-05-12T15:06:48Z">
        <w:r>
          <w:rPr>
            <w:color w:val="0070C0"/>
            <w:u w:val="single"/>
          </w:rPr>
          <w:t xml:space="preserve">|FPT_AEX_EXT.2/Server</w:t>
        </w:r>
      </w:ins>
    </w:p>
    <w:p>
      <w:ins w:id="154" w:author="Codex draft" w:date="2026-05-12T15:06:48Z">
        <w:r>
          <w:rPr>
            <w:color w:val="0070C0"/>
            <w:u w:val="single"/>
          </w:rPr>
          <w:t xml:space="preserve">|All Server Components</w:t>
        </w:r>
      </w:ins>
    </w:p>
    <w:p>
      <w:ins w:id="155" w:author="Codex draft" w:date="2026-05-12T15:06:48Z">
        <w:r>
          <w:rPr>
            <w:color w:val="0070C0"/>
            <w:u w:val="single"/>
          </w:rPr>
          <w:t xml:space="preserve">|Each Server Application component shall be compatible with security features provided by its platform vendor.</w:t>
        </w:r>
      </w:ins>
    </w:p>
    <w:p>
      <w:ins w:id="156" w:author="Codex draft" w:date="2026-05-12T15:06:48Z">
        <w:r>
          <w:rPr>
            <w:color w:val="0070C0"/>
            <w:u w:val="single"/>
          </w:rPr>
          <w:t xml:space="preserve">|FCO_CPC_EXT.1/Server</w:t>
        </w:r>
      </w:ins>
    </w:p>
    <w:p>
      <w:ins w:id="157" w:author="Codex draft" w:date="2026-05-12T15:06:48Z">
        <w:r>
          <w:rPr>
            <w:color w:val="0070C0"/>
            <w:u w:val="single"/>
          </w:rPr>
          <w:t xml:space="preserve">|Applicable Components</w:t>
        </w:r>
      </w:ins>
    </w:p>
    <w:p>
      <w:ins w:id="158" w:author="Codex draft" w:date="2026-05-12T15:06:48Z">
        <w:r>
          <w:rPr>
            <w:color w:val="0070C0"/>
            <w:u w:val="single"/>
          </w:rPr>
          <w:t xml:space="preserve">|Applies to each Server Application component that enables, disables, registers, or authorizes communication with another TOE component.</w:t>
        </w:r>
      </w:ins>
    </w:p>
    <w:p>
      <w:ins w:id="159" w:author="Codex draft" w:date="2026-05-12T15:06:48Z">
        <w:r>
          <w:rPr>
            <w:color w:val="0070C0"/>
            <w:u w:val="single"/>
          </w:rPr>
          <w:t xml:space="preserve">|FIA_X509_EXT.1/ITT/Server</w:t>
        </w:r>
      </w:ins>
    </w:p>
    <w:p>
      <w:ins w:id="160" w:author="Codex draft" w:date="2026-05-12T15:06:48Z">
        <w:r>
          <w:rPr>
            <w:color w:val="0070C0"/>
            <w:u w:val="single"/>
          </w:rPr>
          <w:t xml:space="preserve">|Applicable Components</w:t>
        </w:r>
      </w:ins>
    </w:p>
    <w:p>
      <w:ins w:id="161" w:author="Codex draft" w:date="2026-05-12T15:06:48Z">
        <w:r>
          <w:rPr>
            <w:color w:val="0070C0"/>
            <w:u w:val="single"/>
          </w:rPr>
          <w:t xml:space="preserve">|Applies to each Server Application component that validates X.509 certificates for inter-TOE-part communication.</w:t>
        </w:r>
      </w:ins>
    </w:p>
    <w:p>
      <w:ins w:id="162" w:author="Codex draft" w:date="2026-05-12T15:06:48Z">
        <w:r>
          <w:rPr>
            <w:color w:val="0070C0"/>
            <w:u w:val="single"/>
          </w:rPr>
          <w:t xml:space="preserve">|FPT_ITT.1/Server</w:t>
        </w:r>
      </w:ins>
    </w:p>
    <w:p>
      <w:ins w:id="163" w:author="Codex draft" w:date="2026-05-12T15:06:48Z">
        <w:r>
          <w:rPr>
            <w:color w:val="0070C0"/>
            <w:u w:val="single"/>
          </w:rPr>
          <w:t xml:space="preserve">|Applicable Components</w:t>
        </w:r>
      </w:ins>
    </w:p>
    <w:p>
      <w:ins w:id="164" w:author="Codex draft" w:date="2026-05-12T15:06:48Z">
        <w:r>
          <w:rPr>
            <w:color w:val="0070C0"/>
            <w:u w:val="single"/>
          </w:rPr>
          <w:t xml:space="preserve">|Applies to each Server Application component that transmits TSF data between separate parts of the TOE.</w:t>
        </w:r>
      </w:ins>
    </w:p>
    <w:p>
      <w:ins w:id="165" w:author="Codex draft" w:date="2026-05-12T15:06:48Z">
        <w:r>
          <w:rPr>
            <w:color w:val="0070C0"/>
            <w:u w:val="single"/>
          </w:rPr>
          <w:t xml:space="preserve">|FCO_CPC_EXT.1/Agent</w:t>
        </w:r>
      </w:ins>
    </w:p>
    <w:p>
      <w:ins w:id="166" w:author="Codex draft" w:date="2026-05-12T15:06:48Z">
        <w:r>
          <w:rPr>
            <w:color w:val="0070C0"/>
            <w:u w:val="single"/>
          </w:rPr>
          <w:t xml:space="preserve">|Applicable Components</w:t>
        </w:r>
      </w:ins>
    </w:p>
    <w:p>
      <w:ins w:id="167" w:author="Codex draft" w:date="2026-05-12T15:06:48Z">
        <w:r>
          <w:rPr>
            <w:color w:val="0070C0"/>
            <w:u w:val="single"/>
          </w:rPr>
          <w:t xml:space="preserve">|Applies to each Agent Application component that is enabled, disabled, registered, authorized, or otherwise controlled for communication with another TOE component.</w:t>
        </w:r>
      </w:ins>
    </w:p>
    <w:p>
      <w:ins w:id="168" w:author="Codex draft" w:date="2026-05-12T15:06:48Z">
        <w:r>
          <w:rPr>
            <w:color w:val="0070C0"/>
            <w:u w:val="single"/>
          </w:rPr>
          <w:t xml:space="preserve">|FPT_ITT.1/Agent</w:t>
        </w:r>
      </w:ins>
    </w:p>
    <w:p>
      <w:ins w:id="169" w:author="Codex draft" w:date="2026-05-12T15:06:48Z">
        <w:r>
          <w:rPr>
            <w:color w:val="0070C0"/>
            <w:u w:val="single"/>
          </w:rPr>
          <w:t xml:space="preserve">|Applicable Components</w:t>
        </w:r>
      </w:ins>
    </w:p>
    <w:p>
      <w:ins w:id="170" w:author="Codex draft" w:date="2026-05-12T15:06:48Z">
        <w:r>
          <w:rPr>
            <w:color w:val="0070C0"/>
            <w:u w:val="single"/>
          </w:rPr>
          <w:t xml:space="preserve">|Applies to each Agent Application component that transmits TSF data between separate parts of the TOE.</w:t>
        </w:r>
      </w:ins>
    </w:p>
    <w:p>
      <w:ins w:id="171" w:author="Codex draft" w:date="2026-05-12T15:06:48Z">
        <w:r>
          <w:rPr>
            <w:color w:val="0070C0"/>
            <w:u w:val="single"/>
          </w:rPr>
          <w:t xml:space="preserve">|FIA_X509_EXT.1/ITT/Agent</w:t>
        </w:r>
      </w:ins>
    </w:p>
    <w:p>
      <w:ins w:id="172" w:author="Codex draft" w:date="2026-05-12T15:06:48Z">
        <w:r>
          <w:rPr>
            <w:color w:val="0070C0"/>
            <w:u w:val="single"/>
          </w:rPr>
          <w:t xml:space="preserve">|Applicable Components</w:t>
        </w:r>
      </w:ins>
    </w:p>
    <w:p>
      <w:ins w:id="173" w:author="Codex draft" w:date="2026-05-12T15:06:48Z">
        <w:r>
          <w:rPr>
            <w:color w:val="0070C0"/>
            <w:u w:val="single"/>
          </w:rPr>
          <w:t xml:space="preserve">|Applies to each Agent Application component that validates X.509 certificates for inter-TOE-part communication.</w:t>
        </w:r>
      </w:ins>
    </w:p>
    <w:p>
      <w:ins w:id="174" w:author="Codex draft" w:date="2026-05-12T15:06:48Z">
        <w:r>
          <w:rPr>
            <w:color w:val="0070C0"/>
            <w:u w:val="single"/>
          </w:rPr>
          <w:t xml:space="preserve">|===</w:t>
        </w:r>
      </w:ins>
    </w:p>
    <w:p>
      <w:ins w:id="175" w:author="Codex draft" w:date="2026-05-12T15:06:48Z">
        <w:r>
          <w:rPr>
            <w:color w:val="0070C0"/>
            <w:u w:val="single"/>
          </w:rPr>
          <w:t xml:space="preserve">If an operational environment component, such as a container orchestration platform, container runtime, service mesh infrastructure, ingress infrastructure, cluster networking, or platform-provided secret or configuration store, is relied upon to support a claimed SFR, the ST shall identify the dependency. The evaluator assesses the TOE's use of the dependency and the required configuration guidance, but the environmental component is not included in the TOE boundary unless explicitly claimed.</w:t>
        </w:r>
      </w:ins>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