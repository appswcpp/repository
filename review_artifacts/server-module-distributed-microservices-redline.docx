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 Module Distributed/Microservices Redline</w:t>
      </w:r>
    </w:p>
    <w:p>
      <w:r>
        <w:rPr>
          <w:i/>
          <w:sz w:val="18"/>
          <w:highlight w:val="lightGray"/>
        </w:rPr>
        <w:t>Source file: Modules/Server/cPP_MOD-Server.adoc</w:t>
      </w:r>
    </w:p>
    <w:p>
      <w:r>
        <w:t>This review copy shows the proposed distributed TOE and microservices changes as tracked revisions. Blue underlined text is inserted text; red strikethrough text is deleted text.</w:t>
      </w:r>
    </w:p>
    <w:p>
      <w:pPr>
        <w:pStyle w:val="Heading2"/>
      </w:pPr>
      <w:r>
        <w:t>TOE Overview</w:t>
      </w:r>
    </w:p>
    <w:p>
      <w:r>
        <w:rPr>
          <w:rFonts w:ascii="Aptos" w:hAnsi="Aptos"/>
          <w:sz w:val="20"/>
        </w:rPr>
        <w:t xml:space="preserve">This is a Collaborative Protection Profile (cPP) Module whose Target of Evaluation (TOE) is Enterprise Server Applications. This PP-Module is compatible with the cPP for Application Software. </w:t>
      </w:r>
    </w:p>
    <w:p>
      <w:ins w:id="1" w:author="Codex draft" w:date="2026-05-12T15:06:48Z">
        <w:r>
          <w:rPr>
            <w:color w:val="0070C0"/>
            <w:u w:val="single"/>
          </w:rPr>
          <w:t xml:space="preserve">For a distributed TOE, the Server Application is the TOE component, or set of TOE components, that provides management, coordination, policy, API-facing, or other server-side functionality for the TOE. In a microservices architecture, a Server Application component may be a service or application payload that coordinates, exposes, or controls TOE functionality. The container orchestration platform, container runtime, operating system, service mesh infrastructure, ingress infrastructure, cluster networking, and platform-provided secret or configuration stores are part of the operational environment unless explicitly included in the TOE boundary.</w:t>
        </w:r>
      </w:ins>
    </w:p>
    <w:p>
      <w:pPr>
        <w:pStyle w:val="Heading2"/>
      </w:pPr>
      <w:r>
        <w:t>New Distributed/Microservices Section</w:t>
      </w:r>
    </w:p>
    <w:p>
      <w:ins w:id="2" w:author="Codex draft" w:date="2026-05-12T15:06:48Z">
        <w:r>
          <w:rPr>
            <w:color w:val="0070C0"/>
            <w:u w:val="single"/>
          </w:rPr>
          <w:t xml:space="preserve">Distributed and Microservices TOE Configurations</w:t>
        </w:r>
      </w:ins>
    </w:p>
    <w:p>
      <w:ins w:id="3" w:author="Codex draft" w:date="2026-05-12T15:06:48Z">
        <w:r>
          <w:rPr>
            <w:color w:val="0070C0"/>
            <w:u w:val="single"/>
          </w:rPr>
          <w:t xml:space="preserve">This PP-Module may be used in a PP-Configuration with the PP-Module for Agent Applications to evaluate distributed application software. Distributed application software includes server-agent deployments, clustered server deployments, and microservices architectures composed of multiple application payload components.</w:t>
        </w:r>
      </w:ins>
    </w:p>
    <w:p>
      <w:ins w:id="4" w:author="Codex draft" w:date="2026-05-12T15:06:48Z">
        <w:r>
          <w:rPr>
            <w:color w:val="0070C0"/>
            <w:u w:val="single"/>
          </w:rPr>
          <w:t xml:space="preserve">For a distributed TOE, the ST shall identify each TOE component, describe the role of each TOE component, identify which components implement each claimed SFR, and describe all communications between TOE components. The ST shall also distinguish TOE components from operational environment components. Operational environment components may include container orchestration, container runtimes, operating systems, service mesh infrastructure, ingress infrastructure, cluster networking, platform-provided secret or configuration stores, and other infrastructure services not explicitly included in the TOE boundary.</w:t>
        </w:r>
      </w:ins>
    </w:p>
    <w:p>
      <w:ins w:id="5" w:author="Codex draft" w:date="2026-05-12T15:06:48Z">
        <w:r>
          <w:rPr>
            <w:color w:val="0070C0"/>
            <w:u w:val="single"/>
          </w:rPr>
          <w:t xml:space="preserve">If the TOE relies on operational environment components for execution, scheduling, networking, isolation, credential storage, configuration storage, time services, or protection of inter-component communications, the ST shall identify the dependency and the guidance shall describe the required environmental configuration.</w:t>
        </w:r>
      </w:ins>
    </w:p>
    <w:p>
      <w:pPr>
        <w:pStyle w:val="Heading2"/>
      </w:pPr>
      <w:r>
        <w:t>SFR Applicability Updates</w:t>
      </w:r>
    </w:p>
    <w:p>
      <w:r>
        <w:rPr>
          <w:rFonts w:ascii="Aptos" w:hAnsi="Aptos"/>
          <w:sz w:val="20"/>
        </w:rPr>
        <w:t xml:space="preserve">These SFRs apply </w:t>
      </w:r>
      <w:del w:id="6" w:author="Codex draft" w:date="2026-05-12T15:06:48Z">
        <w:r>
          <w:rPr>
            <w:color w:val="C00000"/>
            <w:strike/>
          </w:rPr>
          <w:delText xml:space="preserve">if and only if an Agent Module is included in the evaluation.</w:delText>
        </w:r>
      </w:del>
      <w:ins w:id="7" w:author="Codex draft" w:date="2026-05-12T15:06:48Z">
        <w:r>
          <w:rPr>
            <w:color w:val="0070C0"/>
            <w:u w:val="single"/>
          </w:rPr>
          <w:t xml:space="preserve">when the TOE includes separately deployed TOE parts that communicate with one another as part of a PP-Configuration that includes the Agent Module. For microservices architectures, these SFRs apply to the communication relationships between Server Application components and Agent Application components as those components are identified in the ST. The ST author should iterate these SFRs as needed for different component pairs or communication mechanisms.</w:t>
        </w:r>
      </w:ins>
    </w:p>
    <w:p>
      <w:r>
        <w:rPr>
          <w:rFonts w:ascii="Aptos" w:hAnsi="Aptos"/>
          <w:sz w:val="20"/>
        </w:rPr>
        <w:t xml:space="preserve">configuration of communication with </w:t>
      </w:r>
      <w:del w:id="8" w:author="Codex draft" w:date="2026-05-12T15:06:48Z">
        <w:r>
          <w:rPr>
            <w:color w:val="C00000"/>
            <w:strike/>
          </w:rPr>
          <w:delText xml:space="preserve">Agent</w:delText>
        </w:r>
      </w:del>
      <w:ins w:id="9" w:author="Codex draft" w:date="2026-05-12T15:06:48Z">
        <w:r>
          <w:rPr>
            <w:color w:val="0070C0"/>
            <w:u w:val="single"/>
          </w:rPr>
          <w:t xml:space="preserve">other TOE components</w:t>
        </w:r>
      </w:ins>
      <w:r>
        <w:rPr>
          <w:rFonts w:ascii="Aptos" w:hAnsi="Aptos"/>
          <w:sz w:val="20"/>
        </w:rPr>
        <w:t xml:space="preserve"> according to FCO_CPC_EXT.1/Server and FPT_ITT.1/Server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